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Revisions</w:t>
      </w:r>
    </w:p>
    <w:p>
      <w:r>
        <w:t xml:space="preserve">This paragraph contains </w:t>
      </w:r>
      <w:ins w:id="0" w:author="Reviewer" w:date="2026-10-24T10:00:00Z">
        <w:r>
          <w:t>unaccepted tracked changes insertion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